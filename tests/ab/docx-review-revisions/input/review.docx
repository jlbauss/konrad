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Report: New Branch System</w:t>
      </w:r>
    </w:p>
    <w:p>
      <w:pPr>
        <w:pStyle w:val="Heading1"/>
      </w:pPr>
      <w:r>
        <w:t>Results</w:t>
      </w:r>
    </w:p>
    <w:p>
      <w:commentRangeStart w:id="0"/>
      <w:r>
        <w:t xml:space="preserve">The pilot ran in </w:t>
      </w:r>
      <w:commentRangeEnd w:id="0"/>
      <w:r>
        <w:rPr>
          <w:rStyle w:val="CommentReference"/>
        </w:rPr>
        <w:commentReference w:id="0"/>
      </w:r>
      <w:del w:id="100" w:author="Anna Berg" w:date="2026-10-20T09:12:00Z">
        <w:r>
          <w:delText xml:space="preserve">four</w:delText>
        </w:r>
      </w:del>
      <w:ins w:id="101" w:author="Anna Berg" w:date="2026-10-20T09:12:00Z">
        <w:r>
          <w:t xml:space="preserve">five</w:t>
        </w:r>
      </w:ins>
      <w:r>
        <w:t xml:space="preserve"> branches from June to September.</w:t>
      </w:r>
    </w:p>
    <w:p>
      <w:r>
        <w:t xml:space="preserve">Staff rated the new system </w:t>
      </w:r>
      <w:ins w:id="102" w:author="Ben Ott" w:date="2026-10-21T14:40:00Z">
        <w:r>
          <w:t xml:space="preserve">very </w:t>
        </w:r>
      </w:ins>
      <w:r>
        <w:t xml:space="preserve">positively</w:t>
      </w:r>
      <w:del w:id="103" w:author="Ben Ott" w:date="2026-10-21T14:40:00Z">
        <w:r>
          <w:delText xml:space="preserve">, with few complaints</w:delText>
        </w:r>
      </w:del>
      <w:r>
        <w:t xml:space="preserve">.</w:t>
      </w:r>
    </w:p>
    <w:p>
      <w:r>
        <w:t xml:space="preserve">Support tickets fell by </w:t>
      </w:r>
      <w:del w:id="104" w:author="Anna Berg" w:date="2026-10-20T09:12:00Z">
        <w:r>
          <w:delText xml:space="preserve">20</w:delText>
        </w:r>
      </w:del>
      <w:ins w:id="105" w:author="Anna Berg" w:date="2026-10-20T09:12:00Z">
        <w:r>
          <w:t xml:space="preserve">23</w:t>
        </w:r>
      </w:ins>
      <w:r>
        <w:t xml:space="preserve"> percent</w:t>
      </w:r>
      <w:ins w:id="106" w:author="Ben Ott" w:date="2026-10-21T14:40:00Z">
        <w:r>
          <w:t xml:space="preserve"> overall</w:t>
        </w:r>
      </w:ins>
      <w:r>
        <w:t xml:space="preserve">.</w:t>
      </w:r>
    </w:p>
    <w:p>
      <w:commentRangeStart w:id="1"/>
      <w:r>
        <w:t xml:space="preserve">The rollout to all branches </w:t>
      </w:r>
      <w:commentRangeEnd w:id="1"/>
      <w:r>
        <w:rPr>
          <w:rStyle w:val="CommentReference"/>
        </w:rPr>
        <w:commentReference w:id="1"/>
      </w:r>
      <w:del w:id="107" w:author="Ben Ott" w:date="2026-10-21T14:40:00Z">
        <w:r>
          <w:delText xml:space="preserve">is planned for</w:delText>
        </w:r>
      </w:del>
      <w:ins w:id="108" w:author="Ben Ott" w:date="2026-10-21T14:40:00Z">
        <w:r>
          <w:t xml:space="preserve">will slip to</w:t>
        </w:r>
      </w:ins>
      <w:r>
        <w:t xml:space="preserve"> January.</w:t>
      </w:r>
    </w:p>
    <w:p>
      <w:pPr>
        <w:pStyle w:val="Heading1"/>
      </w:pPr>
      <w:r>
        <w:t>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del w:id="109" w:author="Anna Berg" w:date="2026-10-20T09:12:00Z">
              <w:r>
                <w:delText xml:space="preserve">Pilot</w:delText>
              </w:r>
            </w:del>
            <w:ins w:id="110" w:author="Anna Berg" w:date="2026-10-20T09:12:00Z">
              <w:r>
                <w:t xml:space="preserve">Rollout</w:t>
              </w:r>
            </w:ins>
          </w:p>
        </w:tc>
      </w:tr>
      <w:tr>
        <w:tc>
          <w:tcPr>
            <w:tcW w:type="dxa" w:w="4320"/>
          </w:tcPr>
          <w:p>
            <w:r>
              <w:t>Budget owner</w:t>
            </w:r>
          </w:p>
        </w:tc>
        <w:tc>
          <w:tcPr>
            <w:tcW w:type="dxa" w:w="4320"/>
          </w:tcPr>
          <w:p>
            <w:r>
              <w:t xml:space="preserve">Finance</w:t>
            </w:r>
            <w:ins w:id="111" w:author="Ben Ott" w:date="2026-10-21T14:40:00Z">
              <w:r>
                <w:t xml:space="preserve"> (TBD)</w:t>
              </w:r>
            </w:ins>
          </w:p>
        </w:tc>
      </w:tr>
    </w:tbl>
    <w:p>
      <w:commentRangeStart w:id="2"/>
      <w:r>
        <w:t xml:space="preserve">Next review: </w:t>
      </w:r>
      <w:commentRangeEnd w:id="2"/>
      <w:r>
        <w:rPr>
          <w:rStyle w:val="CommentReference"/>
        </w:rPr>
        <w:commentReference w:id="2"/>
      </w:r>
      <w:ins w:id="112" w:author="Anna Berg" w:date="2026-10-20T09:12:00Z">
        <w:r>
          <w:t xml:space="preserve">15 </w:t>
        </w:r>
      </w:ins>
      <w:r>
        <w:t xml:space="preserve">November.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nna Berg" w:initials="AB" w:date="2026-10-28T13:00:15Z">
    <w:p>
      <w:pPr>
        <w:pStyle w:val="CommentText"/>
      </w:pPr>
      <w:r>
        <w:rPr>
          <w:rStyle w:val="CommentReference"/>
        </w:rPr>
        <w:annotationRef/>
      </w:r>
      <w:r>
        <w:t>Five, not four – see the branch list.</w:t>
      </w:r>
    </w:p>
  </w:comment>
  <w:comment w:id="1" w:author="Ben Ott" w:initials="BO" w:date="2026-10-28T13:00:15Z">
    <w:p>
      <w:pPr>
        <w:pStyle w:val="CommentText"/>
      </w:pPr>
      <w:r>
        <w:rPr>
          <w:rStyle w:val="CommentReference"/>
        </w:rPr>
        <w:annotationRef/>
      </w:r>
      <w:r>
        <w:t>Do we have a new date?</w:t>
      </w:r>
    </w:p>
  </w:comment>
  <w:comment w:id="2" w:author="Anna Berg" w:initials="AB" w:date="2026-10-28T13:00:15Z">
    <w:p>
      <w:pPr>
        <w:pStyle w:val="CommentText"/>
      </w:pPr>
      <w:r>
        <w:rPr>
          <w:rStyle w:val="CommentReference"/>
        </w:rPr>
        <w:annotationRef/>
      </w:r>
      <w:r>
        <w:t>Confirm after the steering meeting.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